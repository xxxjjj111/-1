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标题 -->
    <w:p>
      <w:pPr>
        <w:jc w:val="center"/>
        <w:rPr>
          <w:sz w:val="32"/>
          <w:b/>
        </w:rPr>
      </w:pPr>
      <w:r>
        <w:rPr>
          <w:sz w:val="32"/>
          <w:b/>
        </w:rPr>
        <w:t>基于深度学习的图像识别研究</w:t>
      </w:r>
    </w:p>
    <!-- 作者行：导师名字被"删除"了，但还在 <w:del> 里 -->
    <w:p>
      <w:pPr>
        <w:jc w:val="center"/>
      </w:pPr>
      <w:r>
        <w:t>作者：王小明</w:t>
      </w:r>
      <!-- 删除的内容：导师姓名（二次泄露！） -->
      <w:del w:id="1" w:author="张教授" w:date="2024-03-15T10:30:00Z">
        <w:r>
          <w:delText xml:space="preserve">  指导教师：张教授</w:delText>
        </w:r>
      </w:del>
    </w:p>
    <!-- 摘要段落 -->
    <w:p>
      <w:pPr>
        <w:spacing w:before="200"/>
      </w:pPr>
      <w:r>
        <w:rPr>
          <w:b/>
        </w:rPr>
        <w:t>摘要：</w:t>
      </w:r>
      <!-- 插入的内容 -->
      <w:ins w:id="2" w:author="李同学" w:date="2024-03-16T14:20:00Z">
        <w:r>
          <w:t>本文提出了一种基于卷积神经网络的图像识别方法，</w:t>
        </w:r>
      </w:ins>
      <w:r>
        <w:t>在公开数据集上取得了较好的效果。</w:t>
      </w:r>
      <!-- 删除的旧内容 -->
      <w:del w:id="3" w:author="李同学" w:date="2024-03-16T14:20:00Z">
        <w:r>
          <w:delText>本文研究了传统机器学习方法在图像识别中的应用。</w:delText>
        </w:r>
      </w:del>
    </w:p>
    <!-- 关键词 -->
    <w:p>
      <w:r>
        <w:rPr>
          <w:b/>
        </w:rPr>
        <w:t>关键词：</w:t>
      </w:r>
      <w:r>
        <w:t>深度学习；图像识别；卷积神经网络</w:t>
      </w:r>
    </w:p>
    <!-- 带批注引用的段落 -->
    <w:p>
      <w:pPr>
        <w:spacing w:before="200"/>
      </w:pPr>
      <w:r>
        <w:rPr>
          <w:b/>
        </w:rPr>
        <w:t>1. 引言</w:t>
      </w:r>
    </w:p>
    <w:p>
      <!-- 批注开始 -->
      <w:commentRangeStart w:id="100"/>
      <w:r>
        <w:t>图像识别是计算机视觉领域的重要研究方向，</w:t>
      </w:r>
      <w:r>
        <w:t>近年来随着深度学习的发展取得了显著进展。</w:t>
      </w:r>
      <!-- 批注结束 -->
      <w:commentRangeEnd w:id="100"/>
      <w:r>
        <w:rPr>
          <w:rStyle w:val="CommentReference"/>
        </w:rPr>
        <w:commentReference w:id="100"/>
      </w:r>
    </w:p>
    <w:p>
      <w:r>
        <w:t>本文主要研究卷积神经网络在图像分类任务中的应用。</w:t>
      </w:r>
    </w:p>
    <!-- 节属性 --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100" w:author="张教授" w:date="2024-03-17T09:15:00Z" w:initials="张">
    <w:p>
      <w:r>
        <w:t>这一段写得不够深入，需要补充相关工作的对比。</w:t>
      </w:r>
    </w:p>
  </w:comment>
</w:comment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基于深度学习的图像识别研究</dc:title>
  <dc:subject>计算机视觉</dc:subject>
  <dc:creator>张教授</dc:creator>
  <cp:lastModifiedBy>李同学</cp:lastModifiedBy>
  <dcterms:created xsi:type="dcterms:W3CDTF">2026-10-17T12:09:43Z</dcterms:created>
  <dcterms:modified xsi:type="dcterms:W3CDTF">2026-10-17T12:09:43Z</dcterms:modified>
</cp:coreProperties>
</file>